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2C3D" w14:textId="77777777" w:rsidR="00FD3B74" w:rsidRDefault="00FD3B74">
      <w:pPr>
        <w:pStyle w:val="Title"/>
        <w:jc w:val="center"/>
      </w:pPr>
      <w:bookmarkStart w:id="0" w:name="_cncr4s1swlhz" w:colFirst="0" w:colLast="0"/>
      <w:bookmarkEnd w:id="0"/>
    </w:p>
    <w:p w14:paraId="5E902C3E" w14:textId="77777777" w:rsidR="00FD3B74" w:rsidRDefault="00FD3B74">
      <w:pPr>
        <w:pStyle w:val="Title"/>
        <w:jc w:val="center"/>
      </w:pPr>
      <w:bookmarkStart w:id="1" w:name="_xaoq35defd0a" w:colFirst="0" w:colLast="0"/>
      <w:bookmarkEnd w:id="1"/>
    </w:p>
    <w:p w14:paraId="5E902C3F" w14:textId="77777777" w:rsidR="00FD3B74" w:rsidRDefault="00FD3B74">
      <w:pPr>
        <w:pStyle w:val="Title"/>
        <w:jc w:val="center"/>
      </w:pPr>
      <w:bookmarkStart w:id="2" w:name="_f7x1ne98ipgu" w:colFirst="0" w:colLast="0"/>
      <w:bookmarkEnd w:id="2"/>
    </w:p>
    <w:p w14:paraId="5E902C40" w14:textId="77777777" w:rsidR="00FD3B74" w:rsidRDefault="00FD3B74">
      <w:pPr>
        <w:pStyle w:val="Title"/>
        <w:jc w:val="center"/>
      </w:pPr>
      <w:bookmarkStart w:id="3" w:name="_pradpvbgwdwk" w:colFirst="0" w:colLast="0"/>
      <w:bookmarkEnd w:id="3"/>
    </w:p>
    <w:p w14:paraId="5E902C41" w14:textId="77777777" w:rsidR="00FD3B74" w:rsidRDefault="00FD3B74">
      <w:pPr>
        <w:pStyle w:val="Title"/>
        <w:jc w:val="center"/>
      </w:pPr>
      <w:bookmarkStart w:id="4" w:name="_2kqu0g75afv5" w:colFirst="0" w:colLast="0"/>
      <w:bookmarkEnd w:id="4"/>
    </w:p>
    <w:p w14:paraId="5E902C42" w14:textId="77777777" w:rsidR="00FD3B74" w:rsidRDefault="00FD3B74">
      <w:pPr>
        <w:pStyle w:val="Title"/>
        <w:jc w:val="center"/>
      </w:pPr>
      <w:bookmarkStart w:id="5" w:name="_ajsgtx5ckkzl" w:colFirst="0" w:colLast="0"/>
      <w:bookmarkEnd w:id="5"/>
    </w:p>
    <w:p w14:paraId="5E902C43" w14:textId="77777777" w:rsidR="00FD3B74" w:rsidRDefault="004437EE">
      <w:pPr>
        <w:pStyle w:val="Title"/>
        <w:jc w:val="center"/>
      </w:pPr>
      <w:bookmarkStart w:id="6" w:name="_nxem4tj727t5" w:colFirst="0" w:colLast="0"/>
      <w:bookmarkEnd w:id="6"/>
      <w:r>
        <w:t>Analysis Essay on Below the Radar</w:t>
      </w:r>
    </w:p>
    <w:p w14:paraId="5E902C44" w14:textId="77777777" w:rsidR="00FD3B74" w:rsidRDefault="004437EE">
      <w:pPr>
        <w:pStyle w:val="Title"/>
        <w:jc w:val="center"/>
      </w:pPr>
      <w:bookmarkStart w:id="7" w:name="_26da6qz9m120" w:colFirst="0" w:colLast="0"/>
      <w:bookmarkEnd w:id="7"/>
      <w:r>
        <w:t>Episode 81: Decolonizing Practices — with Ta7talíya Nahanee</w:t>
      </w:r>
    </w:p>
    <w:p w14:paraId="5E902C45" w14:textId="77777777" w:rsidR="00FD3B74" w:rsidRDefault="00FD3B74">
      <w:pPr>
        <w:pStyle w:val="Title"/>
        <w:jc w:val="center"/>
      </w:pPr>
      <w:bookmarkStart w:id="8" w:name="_klb7htri0q28" w:colFirst="0" w:colLast="0"/>
      <w:bookmarkEnd w:id="8"/>
    </w:p>
    <w:p w14:paraId="5E902C46" w14:textId="77777777" w:rsidR="00FD3B74" w:rsidRDefault="00FD3B74">
      <w:pPr>
        <w:pStyle w:val="Title"/>
        <w:jc w:val="center"/>
      </w:pPr>
      <w:bookmarkStart w:id="9" w:name="_8fs3hfovltt8" w:colFirst="0" w:colLast="0"/>
      <w:bookmarkEnd w:id="9"/>
    </w:p>
    <w:p w14:paraId="5E902C47" w14:textId="77777777" w:rsidR="00FD3B74" w:rsidRDefault="00FD3B74"/>
    <w:p w14:paraId="5E902C48" w14:textId="77777777" w:rsidR="00FD3B74" w:rsidRDefault="00FD3B74"/>
    <w:p w14:paraId="5E902C49" w14:textId="77777777" w:rsidR="00FD3B74" w:rsidRDefault="00FD3B74"/>
    <w:p w14:paraId="5E902C4A" w14:textId="77777777" w:rsidR="00FD3B74" w:rsidRDefault="00FD3B74"/>
    <w:p w14:paraId="5E902C4B" w14:textId="77777777" w:rsidR="00FD3B74" w:rsidRDefault="00FD3B74">
      <w:pPr>
        <w:jc w:val="center"/>
      </w:pPr>
    </w:p>
    <w:p w14:paraId="5E902C4C" w14:textId="77777777" w:rsidR="00FD3B74" w:rsidRDefault="00FD3B74">
      <w:pPr>
        <w:jc w:val="center"/>
      </w:pPr>
    </w:p>
    <w:p w14:paraId="5E902C4D" w14:textId="77777777" w:rsidR="00FD3B74" w:rsidRDefault="00FD3B74">
      <w:pPr>
        <w:jc w:val="center"/>
      </w:pPr>
    </w:p>
    <w:p w14:paraId="5E902C4E" w14:textId="77777777" w:rsidR="00FD3B74" w:rsidRDefault="00FD3B74">
      <w:pPr>
        <w:jc w:val="center"/>
      </w:pPr>
    </w:p>
    <w:p w14:paraId="5E902C4F" w14:textId="77777777" w:rsidR="00FD3B74" w:rsidRDefault="00FD3B74">
      <w:pPr>
        <w:jc w:val="center"/>
      </w:pPr>
    </w:p>
    <w:p w14:paraId="5E902C50" w14:textId="77777777" w:rsidR="00FD3B74" w:rsidRDefault="00FD3B74">
      <w:pPr>
        <w:jc w:val="center"/>
      </w:pPr>
    </w:p>
    <w:p w14:paraId="5E902C51" w14:textId="77777777" w:rsidR="00FD3B74" w:rsidRDefault="00FD3B74">
      <w:pPr>
        <w:jc w:val="center"/>
      </w:pPr>
    </w:p>
    <w:p w14:paraId="5E902C52" w14:textId="77777777" w:rsidR="00FD3B74" w:rsidRDefault="00FD3B74">
      <w:pPr>
        <w:jc w:val="center"/>
        <w:rPr>
          <w:sz w:val="24"/>
          <w:szCs w:val="24"/>
        </w:rPr>
      </w:pPr>
    </w:p>
    <w:p w14:paraId="5E902C53" w14:textId="77777777" w:rsidR="00FD3B74" w:rsidRDefault="004437EE">
      <w:pPr>
        <w:jc w:val="center"/>
        <w:rPr>
          <w:sz w:val="24"/>
          <w:szCs w:val="24"/>
        </w:rPr>
      </w:pPr>
      <w:r>
        <w:rPr>
          <w:sz w:val="24"/>
          <w:szCs w:val="24"/>
        </w:rPr>
        <w:t>Alvin Sin</w:t>
      </w:r>
    </w:p>
    <w:p w14:paraId="5E902C54" w14:textId="77777777" w:rsidR="00FD3B74" w:rsidRDefault="004437EE">
      <w:pPr>
        <w:jc w:val="center"/>
        <w:rPr>
          <w:sz w:val="24"/>
          <w:szCs w:val="24"/>
        </w:rPr>
      </w:pPr>
      <w:r>
        <w:rPr>
          <w:sz w:val="24"/>
          <w:szCs w:val="24"/>
        </w:rPr>
        <w:t>A01340325</w:t>
      </w:r>
    </w:p>
    <w:p w14:paraId="5E902C55" w14:textId="77777777" w:rsidR="00FD3B74" w:rsidRDefault="004437EE">
      <w:pPr>
        <w:jc w:val="center"/>
      </w:pPr>
      <w:r>
        <w:rPr>
          <w:sz w:val="24"/>
          <w:szCs w:val="24"/>
        </w:rPr>
        <w:t>LIBS-7001</w:t>
      </w:r>
      <w:r>
        <w:br w:type="page"/>
      </w:r>
    </w:p>
    <w:p w14:paraId="5E902C56" w14:textId="0E49FA2B" w:rsidR="00FD3B74" w:rsidRDefault="004437EE">
      <w:pPr>
        <w:rPr>
          <w:sz w:val="24"/>
          <w:szCs w:val="24"/>
        </w:rPr>
      </w:pPr>
      <w:r>
        <w:rPr>
          <w:sz w:val="24"/>
          <w:szCs w:val="24"/>
        </w:rPr>
        <w:lastRenderedPageBreak/>
        <w:t xml:space="preserve">The SFU podcast </w:t>
      </w:r>
      <w:r w:rsidRPr="006659FA">
        <w:rPr>
          <w:i/>
          <w:iCs/>
          <w:sz w:val="24"/>
          <w:szCs w:val="24"/>
          <w:rPrChange w:id="10" w:author="Sanja Garic-Komnenic" w:date="2025-10-06T20:34:00Z" w16du:dateUtc="2025-10-07T03:34:00Z">
            <w:rPr>
              <w:sz w:val="24"/>
              <w:szCs w:val="24"/>
            </w:rPr>
          </w:rPrChange>
        </w:rPr>
        <w:t>Below the Radar</w:t>
      </w:r>
      <w:r>
        <w:rPr>
          <w:sz w:val="24"/>
          <w:szCs w:val="24"/>
        </w:rPr>
        <w:t xml:space="preserve"> - Decolonizing Practices with Ta7talíya Nahanee is an academic non-fiction podcast that aims to amplify ideas and discussions around social topics </w:t>
      </w:r>
      <w:ins w:id="11" w:author="Sanja Garic-Komnenic" w:date="2025-10-06T20:35:00Z" w16du:dateUtc="2025-10-07T03:35:00Z">
        <w:r w:rsidR="00DF1A3E">
          <w:rPr>
            <w:sz w:val="24"/>
            <w:szCs w:val="24"/>
          </w:rPr>
          <w:t xml:space="preserve">through </w:t>
        </w:r>
      </w:ins>
      <w:del w:id="12" w:author="Sanja Garic-Komnenic" w:date="2025-10-06T20:35:00Z" w16du:dateUtc="2025-10-07T03:35:00Z">
        <w:r w:rsidDel="00DF1A3E">
          <w:rPr>
            <w:sz w:val="24"/>
            <w:szCs w:val="24"/>
          </w:rPr>
          <w:delText xml:space="preserve">with </w:delText>
        </w:r>
      </w:del>
      <w:r>
        <w:rPr>
          <w:sz w:val="24"/>
          <w:szCs w:val="24"/>
        </w:rPr>
        <w:t xml:space="preserve">Indigenous </w:t>
      </w:r>
      <w:ins w:id="13" w:author="Sanja Garic-Komnenic" w:date="2025-10-06T20:35:00Z" w16du:dateUtc="2025-10-07T03:35:00Z">
        <w:r w:rsidR="00DF1A3E">
          <w:rPr>
            <w:sz w:val="24"/>
            <w:szCs w:val="24"/>
          </w:rPr>
          <w:t xml:space="preserve">perspectives. </w:t>
        </w:r>
      </w:ins>
      <w:del w:id="14" w:author="Sanja Garic-Komnenic" w:date="2025-10-06T20:35:00Z" w16du:dateUtc="2025-10-07T03:35:00Z">
        <w:r w:rsidDel="00DF1A3E">
          <w:rPr>
            <w:sz w:val="24"/>
            <w:szCs w:val="24"/>
          </w:rPr>
          <w:delText>ways</w:delText>
        </w:r>
      </w:del>
      <w:r>
        <w:rPr>
          <w:sz w:val="24"/>
          <w:szCs w:val="24"/>
        </w:rPr>
        <w:t xml:space="preserve">. The main purpose of the podcast is to discuss how decolonization practices can be accessible and achievable, </w:t>
      </w:r>
      <w:del w:id="15" w:author="Sanja Garic-Komnenic" w:date="2025-10-06T20:36:00Z" w16du:dateUtc="2025-10-07T03:36:00Z">
        <w:r w:rsidDel="00383846">
          <w:rPr>
            <w:sz w:val="24"/>
            <w:szCs w:val="24"/>
          </w:rPr>
          <w:delText xml:space="preserve">and it </w:delText>
        </w:r>
      </w:del>
      <w:r>
        <w:rPr>
          <w:sz w:val="24"/>
          <w:szCs w:val="24"/>
        </w:rPr>
        <w:t>aim</w:t>
      </w:r>
      <w:ins w:id="16" w:author="Sanja Garic-Komnenic" w:date="2025-10-06T20:36:00Z" w16du:dateUtc="2025-10-07T03:36:00Z">
        <w:r w:rsidR="00383846">
          <w:rPr>
            <w:sz w:val="24"/>
            <w:szCs w:val="24"/>
          </w:rPr>
          <w:t>ing</w:t>
        </w:r>
      </w:ins>
      <w:del w:id="17" w:author="Sanja Garic-Komnenic" w:date="2025-10-06T20:36:00Z" w16du:dateUtc="2025-10-07T03:36:00Z">
        <w:r w:rsidDel="00383846">
          <w:rPr>
            <w:sz w:val="24"/>
            <w:szCs w:val="24"/>
          </w:rPr>
          <w:delText>s</w:delText>
        </w:r>
      </w:del>
      <w:r>
        <w:rPr>
          <w:sz w:val="24"/>
          <w:szCs w:val="24"/>
        </w:rPr>
        <w:t xml:space="preserve"> to raise awareness and encourage action</w:t>
      </w:r>
      <w:del w:id="18" w:author="Sanja Garic-Komnenic" w:date="2025-10-06T20:36:00Z" w16du:dateUtc="2025-10-07T03:36:00Z">
        <w:r w:rsidDel="00383846">
          <w:rPr>
            <w:sz w:val="24"/>
            <w:szCs w:val="24"/>
          </w:rPr>
          <w:delText>s</w:delText>
        </w:r>
      </w:del>
      <w:r>
        <w:rPr>
          <w:sz w:val="24"/>
          <w:szCs w:val="24"/>
        </w:rPr>
        <w:t xml:space="preserve">. In analyzing this podcast, this essay presents an analysis of two core rhetorical concepts: Arrangement of text and Genre, by using Sargent and Paraskevas’s criteria of genre classification. The podcast’s chronological arrangement starts with the personal biography, then discusses practices and tools used, and ends with reflections revolving around the topic. The purpose of this essay is to argue that the podcast’s arrangement and genre are appropriate and effective as an academic non-fiction text, since </w:t>
      </w:r>
      <w:r>
        <w:rPr>
          <w:sz w:val="24"/>
          <w:szCs w:val="24"/>
        </w:rPr>
        <w:t xml:space="preserve">it guides listeners from personal stories to practices and ends with a reflective insight, reinforcing its persuasive purpose. </w:t>
      </w:r>
      <w:ins w:id="19" w:author="Sanja Garic-Komnenic" w:date="2025-10-06T20:37:00Z" w16du:dateUtc="2025-10-07T03:37:00Z">
        <w:r w:rsidR="005E1435">
          <w:rPr>
            <w:sz w:val="24"/>
            <w:szCs w:val="24"/>
          </w:rPr>
          <w:t>Strong introduction</w:t>
        </w:r>
        <w:r w:rsidR="00B17CCB">
          <w:rPr>
            <w:sz w:val="24"/>
            <w:szCs w:val="24"/>
          </w:rPr>
          <w:t xml:space="preserve"> </w:t>
        </w:r>
        <w:r w:rsidR="008B73D7">
          <w:rPr>
            <w:sz w:val="24"/>
            <w:szCs w:val="24"/>
          </w:rPr>
          <w:t>-</w:t>
        </w:r>
        <w:r w:rsidR="008B73D7" w:rsidRPr="008B73D7">
          <w:t xml:space="preserve"> </w:t>
        </w:r>
        <w:r w:rsidR="008B73D7" w:rsidRPr="008B73D7">
          <w:rPr>
            <w:sz w:val="24"/>
            <w:szCs w:val="24"/>
          </w:rPr>
          <w:t xml:space="preserve">you clearly identified the genre </w:t>
        </w:r>
        <w:r w:rsidR="00B17CCB">
          <w:rPr>
            <w:sz w:val="24"/>
            <w:szCs w:val="24"/>
          </w:rPr>
          <w:t>and dominant arrang</w:t>
        </w:r>
      </w:ins>
      <w:ins w:id="20" w:author="Sanja Garic-Komnenic" w:date="2025-10-06T20:38:00Z" w16du:dateUtc="2025-10-07T03:38:00Z">
        <w:r w:rsidR="00B17CCB">
          <w:rPr>
            <w:sz w:val="24"/>
            <w:szCs w:val="24"/>
          </w:rPr>
          <w:t>ement patterns.</w:t>
        </w:r>
      </w:ins>
    </w:p>
    <w:p w14:paraId="5E902C57" w14:textId="77777777" w:rsidR="00FD3B74" w:rsidRDefault="00FD3B74">
      <w:pPr>
        <w:rPr>
          <w:sz w:val="24"/>
          <w:szCs w:val="24"/>
        </w:rPr>
      </w:pPr>
    </w:p>
    <w:p w14:paraId="5E902C58" w14:textId="7B5A0C79" w:rsidR="00FD3B74" w:rsidRDefault="004437EE">
      <w:pPr>
        <w:rPr>
          <w:sz w:val="24"/>
          <w:szCs w:val="24"/>
        </w:rPr>
      </w:pPr>
      <w:r>
        <w:rPr>
          <w:sz w:val="24"/>
          <w:szCs w:val="24"/>
        </w:rPr>
        <w:t xml:space="preserve">The podcast follows </w:t>
      </w:r>
      <w:commentRangeStart w:id="21"/>
      <w:r>
        <w:rPr>
          <w:sz w:val="24"/>
          <w:szCs w:val="24"/>
        </w:rPr>
        <w:t xml:space="preserve">an organic arrangement </w:t>
      </w:r>
      <w:commentRangeEnd w:id="21"/>
      <w:r w:rsidR="00E017E1">
        <w:rPr>
          <w:rStyle w:val="CommentReference"/>
        </w:rPr>
        <w:commentReference w:id="21"/>
      </w:r>
      <w:r>
        <w:rPr>
          <w:sz w:val="24"/>
          <w:szCs w:val="24"/>
        </w:rPr>
        <w:t>that begins with Nahanee’s background, moving from the specific to the general in a way that supports her academic claims and provides persuasion. It begins by capturing the audience’s attention through her professional credibility and personal connection to the topic, setting up both certainty and engagement. This introduction also provides the necessary academic background information by connecting her experiences with Indigenous practices, helping listeners to understand the basis of her perspective. The</w:t>
      </w:r>
      <w:r>
        <w:rPr>
          <w:sz w:val="24"/>
          <w:szCs w:val="24"/>
        </w:rPr>
        <w:t xml:space="preserve"> middle section is </w:t>
      </w:r>
      <w:commentRangeStart w:id="22"/>
      <w:r>
        <w:rPr>
          <w:sz w:val="24"/>
          <w:szCs w:val="24"/>
        </w:rPr>
        <w:t>flexible in terms of order by stating and supporting her ideas</w:t>
      </w:r>
      <w:commentRangeEnd w:id="22"/>
      <w:r w:rsidR="00E017E1">
        <w:rPr>
          <w:rStyle w:val="CommentReference"/>
        </w:rPr>
        <w:commentReference w:id="22"/>
      </w:r>
      <w:r>
        <w:rPr>
          <w:sz w:val="24"/>
          <w:szCs w:val="24"/>
        </w:rPr>
        <w:t xml:space="preserve">. </w:t>
      </w:r>
      <w:commentRangeStart w:id="23"/>
      <w:r>
        <w:rPr>
          <w:sz w:val="24"/>
          <w:szCs w:val="24"/>
        </w:rPr>
        <w:t xml:space="preserve">Nahanee shows her thesis through the practical tools </w:t>
      </w:r>
      <w:commentRangeEnd w:id="23"/>
      <w:r w:rsidR="00FB19E7">
        <w:rPr>
          <w:rStyle w:val="CommentReference"/>
        </w:rPr>
        <w:commentReference w:id="23"/>
      </w:r>
      <w:r>
        <w:rPr>
          <w:sz w:val="24"/>
          <w:szCs w:val="24"/>
        </w:rPr>
        <w:t>and strategies she uses, providing evidence to persuade listeners of its feasibility and showing that it is not unrealistic to implement them in practice. Finally, the podcast ends with a reflection that appeals to the audience’s emotions, urging them to consider the importance of decolonization and their own social role of participation. By structuring the discussion in an organic arrangement, it ensures ideas grow logically from one to another, expanding from personal experience to a collective responsibi</w:t>
      </w:r>
      <w:r>
        <w:rPr>
          <w:sz w:val="24"/>
          <w:szCs w:val="24"/>
        </w:rPr>
        <w:t>lity. This specific-to-general progression ensures that listeners can follow step by step, helping them understand the topic before asking to engage with it.</w:t>
      </w:r>
      <w:ins w:id="24" w:author="Sanja Garic-Komnenic" w:date="2025-10-06T20:41:00Z" w16du:dateUtc="2025-10-07T03:41:00Z">
        <w:r w:rsidR="004A0845" w:rsidRPr="004A0845">
          <w:t xml:space="preserve"> </w:t>
        </w:r>
      </w:ins>
      <w:ins w:id="25" w:author="Sanja Garic-Komnenic" w:date="2025-10-06T20:42:00Z" w16du:dateUtc="2025-10-07T03:42:00Z">
        <w:r w:rsidR="00E64373" w:rsidRPr="00E64373">
          <w:t>It is debatable whether the specific-to-general pattern accurately reflects the podcast’s overall organizational structure. The host asks targeted questions about the guest’s life and work, and the guest responds with detailed, specific answers throughout the episode.</w:t>
        </w:r>
      </w:ins>
    </w:p>
    <w:p w14:paraId="5E902C59" w14:textId="77777777" w:rsidR="00FD3B74" w:rsidRDefault="00FD3B74">
      <w:pPr>
        <w:rPr>
          <w:sz w:val="24"/>
          <w:szCs w:val="24"/>
        </w:rPr>
      </w:pPr>
    </w:p>
    <w:p w14:paraId="5E902C5A" w14:textId="0A772698" w:rsidR="00FD3B74" w:rsidRDefault="004437EE">
      <w:pPr>
        <w:rPr>
          <w:sz w:val="24"/>
          <w:szCs w:val="24"/>
        </w:rPr>
      </w:pPr>
      <w:r>
        <w:rPr>
          <w:sz w:val="24"/>
          <w:szCs w:val="24"/>
        </w:rPr>
        <w:t>The podcast fits the genre of academic non-fiction, with a persuasive subgenre. It aims to educate listeners about decolonization in a way that is accessible and achievable. Listeners of academic non-fiction expect information more than the tip of the iceberg; they look for evidence, clarity and engagement that allows them to evaluate and apply practices. Nahanee fulfilled these expectations by criticizing the ideas of indigenous scholars, sharing Indigenous perspectives and culture based on her own experie</w:t>
      </w:r>
      <w:r>
        <w:rPr>
          <w:sz w:val="24"/>
          <w:szCs w:val="24"/>
        </w:rPr>
        <w:t xml:space="preserve">nces and encouraging reflection and changes. This reflects what Sargent and Paraskevas (2005) call flexibility, where educational forms of writing can fulfill more than one expectation at the same time (p. 294). Listeners expect an academic non-fiction podcast to be informative and provide guidance and </w:t>
      </w:r>
      <w:proofErr w:type="gramStart"/>
      <w:r>
        <w:rPr>
          <w:sz w:val="24"/>
          <w:szCs w:val="24"/>
        </w:rPr>
        <w:t>clarity, but</w:t>
      </w:r>
      <w:proofErr w:type="gramEnd"/>
      <w:r>
        <w:rPr>
          <w:sz w:val="24"/>
          <w:szCs w:val="24"/>
        </w:rPr>
        <w:t xml:space="preserve"> also bring listeners into Nahanee’s personal experience and cultural context, making the discussion more persuasive and </w:t>
      </w:r>
      <w:r>
        <w:rPr>
          <w:sz w:val="24"/>
          <w:szCs w:val="24"/>
        </w:rPr>
        <w:lastRenderedPageBreak/>
        <w:t>personal. By combining these core components, the podcast extends beyond ju</w:t>
      </w:r>
      <w:r>
        <w:rPr>
          <w:sz w:val="24"/>
          <w:szCs w:val="24"/>
        </w:rPr>
        <w:t xml:space="preserve">st an educational lecture to a persuasive conversation that teaches and connects through storytelling and spreads social awareness. </w:t>
      </w:r>
      <w:ins w:id="26" w:author="Sanja Garic-Komnenic" w:date="2025-10-06T20:43:00Z" w16du:dateUtc="2025-10-07T03:43:00Z">
        <w:r w:rsidR="008848E8">
          <w:rPr>
            <w:sz w:val="24"/>
            <w:szCs w:val="24"/>
          </w:rPr>
          <w:t xml:space="preserve"> Excellent elaboration on the genre</w:t>
        </w:r>
      </w:ins>
    </w:p>
    <w:p w14:paraId="5E902C5B" w14:textId="77777777" w:rsidR="00FD3B74" w:rsidRDefault="00FD3B74">
      <w:pPr>
        <w:rPr>
          <w:sz w:val="24"/>
          <w:szCs w:val="24"/>
        </w:rPr>
      </w:pPr>
    </w:p>
    <w:p w14:paraId="717BA51C" w14:textId="0F1401B0" w:rsidR="008A62AB" w:rsidRPr="008A62AB" w:rsidRDefault="004437EE" w:rsidP="008A62AB">
      <w:pPr>
        <w:rPr>
          <w:ins w:id="27" w:author="Sanja Garic-Komnenic" w:date="2025-10-06T20:44:00Z"/>
          <w:sz w:val="24"/>
          <w:szCs w:val="24"/>
        </w:rPr>
      </w:pPr>
      <w:r>
        <w:rPr>
          <w:sz w:val="24"/>
          <w:szCs w:val="24"/>
        </w:rPr>
        <w:t>The ideas and details in the podcast show how arrangement and genre work together to achieve its goals. The rhetorical progression of an organic arrangement is highly effective for the audience, as it not only informs but also ensures a call to action, fulfilling the academic non-fiction and persuasive purposes of the genre. According to Sargent and Paraskevas (2005), genre is defined by purpose, audience expectations, and rhetorical situation. This podcast achieves all the criteria by using an academic non</w:t>
      </w:r>
      <w:r>
        <w:rPr>
          <w:sz w:val="24"/>
          <w:szCs w:val="24"/>
        </w:rPr>
        <w:t>-fiction form to organize information logically and persuasively. The use of persuasive talk, storytelling and reflection connects the details in ways that both inform and persuade, giving clear guidance for listeners throughout the discussion. For audiences, these connections are effective because complicated ideas are now easily understandable and underline the practical importance of decolonization practices. The impact on the listeners is not only to educate but also to persuade them to realize the impo</w:t>
      </w:r>
      <w:r>
        <w:rPr>
          <w:sz w:val="24"/>
          <w:szCs w:val="24"/>
        </w:rPr>
        <w:t xml:space="preserve">rtance of applying these practices in their personal lives. </w:t>
      </w:r>
      <w:ins w:id="28" w:author="Sanja Garic-Komnenic" w:date="2025-10-06T20:43:00Z" w16du:dateUtc="2025-10-07T03:43:00Z">
        <w:r w:rsidR="000F61E4">
          <w:rPr>
            <w:sz w:val="24"/>
            <w:szCs w:val="24"/>
          </w:rPr>
          <w:t xml:space="preserve"> </w:t>
        </w:r>
      </w:ins>
      <w:ins w:id="29" w:author="Sanja Garic-Komnenic" w:date="2025-10-06T20:44:00Z">
        <w:r w:rsidR="008A62AB" w:rsidRPr="008A62AB">
          <w:rPr>
            <w:sz w:val="24"/>
            <w:szCs w:val="24"/>
          </w:rPr>
          <w:t>Please avoid using the term “organic arrangement,” as it is vague and does not provide meaningful insight.</w:t>
        </w:r>
      </w:ins>
      <w:ins w:id="30" w:author="Sanja Garic-Komnenic" w:date="2025-10-06T20:45:00Z" w16du:dateUtc="2025-10-07T03:45:00Z">
        <w:r w:rsidR="006D47D8" w:rsidRPr="006D47D8">
          <w:t xml:space="preserve"> </w:t>
        </w:r>
        <w:r w:rsidR="006D47D8" w:rsidRPr="006D47D8">
          <w:rPr>
            <w:sz w:val="24"/>
            <w:szCs w:val="24"/>
          </w:rPr>
          <w:t>Throughout the podcast, the guest consistently employs definition and process arrangement methods. In nearly every section, she defines key terminology and outlines the stages of decolonization.</w:t>
        </w:r>
      </w:ins>
    </w:p>
    <w:p w14:paraId="5E902C5C" w14:textId="2F7A051B" w:rsidR="00FD3B74" w:rsidRDefault="00FD3B74">
      <w:pPr>
        <w:rPr>
          <w:sz w:val="24"/>
          <w:szCs w:val="24"/>
        </w:rPr>
      </w:pPr>
    </w:p>
    <w:p w14:paraId="5E902C5D" w14:textId="77777777" w:rsidR="00FD3B74" w:rsidRDefault="00FD3B74">
      <w:pPr>
        <w:rPr>
          <w:sz w:val="24"/>
          <w:szCs w:val="24"/>
        </w:rPr>
      </w:pPr>
    </w:p>
    <w:p w14:paraId="5E902C5E" w14:textId="6D3EBA10" w:rsidR="00FD3B74" w:rsidRDefault="004437EE">
      <w:pPr>
        <w:rPr>
          <w:sz w:val="24"/>
          <w:szCs w:val="24"/>
        </w:rPr>
      </w:pPr>
      <w:commentRangeStart w:id="31"/>
      <w:r>
        <w:rPr>
          <w:sz w:val="24"/>
          <w:szCs w:val="24"/>
        </w:rPr>
        <w:t>In analyzing the podcast Below the Radar - Decolonizing Practices, the combination of arrangement and genre is proven effective</w:t>
      </w:r>
      <w:commentRangeEnd w:id="31"/>
      <w:r w:rsidR="006D47D8">
        <w:rPr>
          <w:rStyle w:val="CommentReference"/>
        </w:rPr>
        <w:commentReference w:id="31"/>
      </w:r>
      <w:r>
        <w:rPr>
          <w:sz w:val="24"/>
          <w:szCs w:val="24"/>
        </w:rPr>
        <w:t xml:space="preserve">. By moving from introduction to Nahanee ’s life experience and finally reflection, </w:t>
      </w:r>
      <w:ins w:id="32" w:author="Sanja Garic-Komnenic" w:date="2025-10-06T20:45:00Z" w16du:dateUtc="2025-10-07T03:45:00Z">
        <w:r w:rsidR="006D47D8">
          <w:rPr>
            <w:sz w:val="24"/>
            <w:szCs w:val="24"/>
          </w:rPr>
          <w:t xml:space="preserve">the episode </w:t>
        </w:r>
      </w:ins>
      <w:del w:id="33" w:author="Sanja Garic-Komnenic" w:date="2025-10-06T20:45:00Z" w16du:dateUtc="2025-10-07T03:45:00Z">
        <w:r w:rsidDel="006D47D8">
          <w:rPr>
            <w:sz w:val="24"/>
            <w:szCs w:val="24"/>
          </w:rPr>
          <w:delText xml:space="preserve">it </w:delText>
        </w:r>
      </w:del>
      <w:r>
        <w:rPr>
          <w:sz w:val="24"/>
          <w:szCs w:val="24"/>
        </w:rPr>
        <w:t xml:space="preserve">provides a reasoning path for listeners, while the persuasive academic interview and reflective cultural storytelling ensure the podcast is informative and convincing. These rhetorical concepts meet the expectations of the audience by making complicated topics easy to consume and unforgettable, as well as encouraging critical thinking. Showing that arrangements and genre do not just provide structural support for the </w:t>
      </w:r>
      <w:proofErr w:type="gramStart"/>
      <w:r>
        <w:rPr>
          <w:sz w:val="24"/>
          <w:szCs w:val="24"/>
        </w:rPr>
        <w:t>text, but</w:t>
      </w:r>
      <w:proofErr w:type="gramEnd"/>
      <w:r>
        <w:rPr>
          <w:sz w:val="24"/>
          <w:szCs w:val="24"/>
        </w:rPr>
        <w:t xml:space="preserve"> also include how the audience could engage with the topic. Overall, by utilizing </w:t>
      </w:r>
      <w:r>
        <w:rPr>
          <w:sz w:val="24"/>
          <w:szCs w:val="24"/>
        </w:rPr>
        <w:t xml:space="preserve">the arrangement and genre so successfully, this podcast fulfills its goals as both academic non-fiction and persuasive genre. </w:t>
      </w:r>
      <w:ins w:id="34" w:author="Sanja Garic-Komnenic" w:date="2025-10-06T20:46:00Z" w16du:dateUtc="2025-10-07T03:46:00Z">
        <w:r w:rsidR="00D26223" w:rsidRPr="00D26223">
          <w:rPr>
            <w:sz w:val="24"/>
            <w:szCs w:val="24"/>
          </w:rPr>
          <w:t>This could apply to many podcasts. What is specific about the conclusion of the assigned podcast? Nahanee concludes by repeating her definitions of decolonization and reconciliation</w:t>
        </w:r>
        <w:proofErr w:type="gramStart"/>
        <w:r w:rsidR="00D26223" w:rsidRPr="00D26223">
          <w:rPr>
            <w:sz w:val="24"/>
            <w:szCs w:val="24"/>
          </w:rPr>
          <w:t>:  “</w:t>
        </w:r>
        <w:proofErr w:type="gramEnd"/>
        <w:r w:rsidR="00D26223" w:rsidRPr="00D26223">
          <w:rPr>
            <w:sz w:val="24"/>
            <w:szCs w:val="24"/>
          </w:rPr>
          <w:t xml:space="preserve">So, yeah, it's decolonization first. And reconciliation may be the state that you get to once you do </w:t>
        </w:r>
        <w:proofErr w:type="gramStart"/>
        <w:r w:rsidR="00D26223" w:rsidRPr="00D26223">
          <w:rPr>
            <w:sz w:val="24"/>
            <w:szCs w:val="24"/>
          </w:rPr>
          <w:t>all of</w:t>
        </w:r>
        <w:proofErr w:type="gramEnd"/>
        <w:r w:rsidR="00D26223" w:rsidRPr="00D26223">
          <w:rPr>
            <w:sz w:val="24"/>
            <w:szCs w:val="24"/>
          </w:rPr>
          <w:t xml:space="preserve"> these other things. But there's a self part that's really the key to all of it.</w:t>
        </w:r>
      </w:ins>
      <w:r>
        <w:br w:type="page"/>
      </w:r>
    </w:p>
    <w:p w14:paraId="5E902C5F" w14:textId="77777777" w:rsidR="00FD3B74" w:rsidRDefault="00FD3B74"/>
    <w:p w14:paraId="5E902C60" w14:textId="77777777" w:rsidR="00FD3B74" w:rsidRDefault="004437EE">
      <w:pPr>
        <w:pStyle w:val="Heading1"/>
        <w:jc w:val="center"/>
      </w:pPr>
      <w:bookmarkStart w:id="35" w:name="_3ohfldkrey04" w:colFirst="0" w:colLast="0"/>
      <w:bookmarkEnd w:id="35"/>
      <w:r>
        <w:t>References</w:t>
      </w:r>
    </w:p>
    <w:p w14:paraId="5E902C61" w14:textId="77777777" w:rsidR="00FD3B74" w:rsidRDefault="00FD3B74"/>
    <w:p w14:paraId="5E902C62" w14:textId="77777777" w:rsidR="00FD3B74" w:rsidRDefault="004437EE">
      <w:pPr>
        <w:spacing w:after="240"/>
        <w:ind w:left="580" w:hanging="721"/>
        <w:rPr>
          <w:sz w:val="24"/>
          <w:szCs w:val="24"/>
        </w:rPr>
      </w:pPr>
      <w:r>
        <w:rPr>
          <w:sz w:val="24"/>
          <w:szCs w:val="24"/>
        </w:rPr>
        <w:t xml:space="preserve">Sargent, M. E., &amp; Paraskevas, C. C. (2005). Organization and Genre. In </w:t>
      </w:r>
      <w:r>
        <w:rPr>
          <w:i/>
          <w:sz w:val="24"/>
          <w:szCs w:val="24"/>
        </w:rPr>
        <w:t xml:space="preserve">Conversations about writing: Eavesdropping, </w:t>
      </w:r>
      <w:proofErr w:type="spellStart"/>
      <w:r>
        <w:rPr>
          <w:i/>
          <w:sz w:val="24"/>
          <w:szCs w:val="24"/>
        </w:rPr>
        <w:t>inkshedding</w:t>
      </w:r>
      <w:proofErr w:type="spellEnd"/>
      <w:r>
        <w:rPr>
          <w:i/>
          <w:sz w:val="24"/>
          <w:szCs w:val="24"/>
        </w:rPr>
        <w:t xml:space="preserve"> and joining in</w:t>
      </w:r>
      <w:r>
        <w:rPr>
          <w:sz w:val="24"/>
          <w:szCs w:val="24"/>
        </w:rPr>
        <w:t xml:space="preserve"> (pp. 284–295). essay, Nelson.</w:t>
      </w:r>
    </w:p>
    <w:p w14:paraId="5E902C63" w14:textId="77777777" w:rsidR="00FD3B74" w:rsidRDefault="004437EE">
      <w:pPr>
        <w:spacing w:after="240"/>
        <w:ind w:left="580" w:hanging="721"/>
        <w:rPr>
          <w:sz w:val="24"/>
          <w:szCs w:val="24"/>
        </w:rPr>
      </w:pPr>
      <w:r>
        <w:rPr>
          <w:sz w:val="24"/>
          <w:szCs w:val="24"/>
        </w:rPr>
        <w:t xml:space="preserve">Johal, A. (Host), &amp; Nahanee, T. (Guest). (2021). Decolonizing practices (No. 120) [Audio podcast episode]. In Below the Radar. SFU’s </w:t>
      </w:r>
      <w:proofErr w:type="spellStart"/>
      <w:r>
        <w:rPr>
          <w:sz w:val="24"/>
          <w:szCs w:val="24"/>
        </w:rPr>
        <w:t>Vancity</w:t>
      </w:r>
      <w:proofErr w:type="spellEnd"/>
      <w:r>
        <w:rPr>
          <w:sz w:val="24"/>
          <w:szCs w:val="24"/>
        </w:rPr>
        <w:t xml:space="preserve"> Office of Community Engagement. https://www.sfu.ca/vancity-office-community-engagement/below-the-radar-podcast/episodes/120-ta7taliya-nahanee.html</w:t>
      </w:r>
    </w:p>
    <w:p w14:paraId="5E902C64" w14:textId="77777777" w:rsidR="00FD3B74" w:rsidRDefault="00FD3B74"/>
    <w:p w14:paraId="5E902C65" w14:textId="77777777" w:rsidR="00FD3B74" w:rsidRDefault="00FD3B74"/>
    <w:p w14:paraId="670C6B40" w14:textId="77777777" w:rsidR="004437EE" w:rsidRPr="004437EE" w:rsidRDefault="004E043E" w:rsidP="004437EE">
      <w:pPr>
        <w:rPr>
          <w:ins w:id="36" w:author="Sanja Garic-Komnenic" w:date="2025-10-06T20:49:00Z"/>
        </w:rPr>
      </w:pPr>
      <w:ins w:id="37" w:author="Sanja Garic-Komnenic" w:date="2025-10-06T20:47:00Z" w16du:dateUtc="2025-10-07T03:47:00Z">
        <w:r w:rsidRPr="004E043E">
          <w:t xml:space="preserve">You identified the genre in specific terms and noted </w:t>
        </w:r>
        <w:r>
          <w:t xml:space="preserve">some </w:t>
        </w:r>
        <w:r w:rsidRPr="004E043E">
          <w:t>arrangement pattern</w:t>
        </w:r>
        <w:r>
          <w:t>s</w:t>
        </w:r>
        <w:r w:rsidRPr="004E043E">
          <w:t xml:space="preserve">. However, you should avoid making general comments that could apply to many texts. </w:t>
        </w:r>
        <w:r>
          <w:t xml:space="preserve"> </w:t>
        </w:r>
      </w:ins>
      <w:ins w:id="38" w:author="Sanja Garic-Komnenic" w:date="2025-10-06T20:49:00Z">
        <w:r w:rsidR="004437EE" w:rsidRPr="004437EE">
          <w:t>I would like to see a more specific analysis that identifies the dominant patterns of arrangement unique to this episode.</w:t>
        </w:r>
      </w:ins>
    </w:p>
    <w:p w14:paraId="5E902C66" w14:textId="627B5C60" w:rsidR="00FD3B74" w:rsidRDefault="005121E5">
      <w:ins w:id="39" w:author="Sanja Garic-Komnenic" w:date="2025-10-06T20:48:00Z" w16du:dateUtc="2025-10-07T03:48:00Z">
        <w:r>
          <w:t>Mark: 78%</w:t>
        </w:r>
      </w:ins>
      <w:ins w:id="40" w:author="Sanja Garic-Komnenic" w:date="2025-10-06T20:47:00Z" w16du:dateUtc="2025-10-07T03:47:00Z">
        <w:r w:rsidR="004E043E">
          <w:t xml:space="preserve"> </w:t>
        </w:r>
      </w:ins>
    </w:p>
    <w:sectPr w:rsidR="00FD3B7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Sanja Garic-Komnenic" w:date="2025-10-06T20:39:00Z" w:initials="SG">
    <w:p w14:paraId="1863AC5B" w14:textId="77777777" w:rsidR="00E017E1" w:rsidRDefault="00E017E1" w:rsidP="00E017E1">
      <w:pPr>
        <w:pStyle w:val="CommentText"/>
      </w:pPr>
      <w:r>
        <w:rPr>
          <w:rStyle w:val="CommentReference"/>
        </w:rPr>
        <w:annotationRef/>
      </w:r>
      <w:r>
        <w:t>There is no prescribed arrangement for podcast genre. Therefore, they all follow the organic pattern.</w:t>
      </w:r>
    </w:p>
  </w:comment>
  <w:comment w:id="22" w:author="Sanja Garic-Komnenic" w:date="2025-10-06T20:39:00Z" w:initials="SG">
    <w:p w14:paraId="51F1F768" w14:textId="77777777" w:rsidR="00E017E1" w:rsidRDefault="00E017E1" w:rsidP="00E017E1">
      <w:pPr>
        <w:pStyle w:val="CommentText"/>
      </w:pPr>
      <w:r>
        <w:rPr>
          <w:rStyle w:val="CommentReference"/>
        </w:rPr>
        <w:annotationRef/>
      </w:r>
      <w:r>
        <w:t>Too vague</w:t>
      </w:r>
    </w:p>
  </w:comment>
  <w:comment w:id="23" w:author="Sanja Garic-Komnenic" w:date="2025-10-06T20:40:00Z" w:initials="SG">
    <w:p w14:paraId="4F3B3D3C" w14:textId="77777777" w:rsidR="00FB19E7" w:rsidRDefault="00FB19E7" w:rsidP="00FB19E7">
      <w:pPr>
        <w:pStyle w:val="CommentText"/>
      </w:pPr>
      <w:r>
        <w:rPr>
          <w:rStyle w:val="CommentReference"/>
        </w:rPr>
        <w:annotationRef/>
      </w:r>
      <w:r>
        <w:t>I is not clear what you are trying to say. What is her thesis?</w:t>
      </w:r>
    </w:p>
  </w:comment>
  <w:comment w:id="31" w:author="Sanja Garic-Komnenic" w:date="2025-10-06T20:45:00Z" w:initials="SG">
    <w:p w14:paraId="702FFF48" w14:textId="77777777" w:rsidR="006D47D8" w:rsidRDefault="006D47D8" w:rsidP="006D47D8">
      <w:pPr>
        <w:pStyle w:val="CommentText"/>
      </w:pPr>
      <w:r>
        <w:rPr>
          <w:rStyle w:val="CommentReference"/>
        </w:rPr>
        <w:annotationRef/>
      </w:r>
      <w:r>
        <w:t>This could apply to a wide range of texts.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3AC5B" w15:done="0"/>
  <w15:commentEx w15:paraId="51F1F768" w15:done="0"/>
  <w15:commentEx w15:paraId="4F3B3D3C" w15:done="0"/>
  <w15:commentEx w15:paraId="702FFF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E6660" w16cex:dateUtc="2025-10-07T03:39:00Z"/>
  <w16cex:commentExtensible w16cex:durableId="48AEE863" w16cex:dateUtc="2025-10-07T03:39:00Z"/>
  <w16cex:commentExtensible w16cex:durableId="28BD99BC" w16cex:dateUtc="2025-10-07T03:40:00Z"/>
  <w16cex:commentExtensible w16cex:durableId="3FEA7DFD" w16cex:dateUtc="2025-10-07T0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3AC5B" w16cid:durableId="14EE6660"/>
  <w16cid:commentId w16cid:paraId="51F1F768" w16cid:durableId="48AEE863"/>
  <w16cid:commentId w16cid:paraId="4F3B3D3C" w16cid:durableId="28BD99BC"/>
  <w16cid:commentId w16cid:paraId="702FFF48" w16cid:durableId="3FEA7D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ja Garic-Komnenic">
    <w15:presenceInfo w15:providerId="AD" w15:userId="S::sanja_garic-komnenic@bcit.ca::dca155b1-00b3-4e8e-9ddc-fa42f6500c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B74"/>
    <w:rsid w:val="000F61E4"/>
    <w:rsid w:val="002846C1"/>
    <w:rsid w:val="00383846"/>
    <w:rsid w:val="004437EE"/>
    <w:rsid w:val="004A0845"/>
    <w:rsid w:val="004E043E"/>
    <w:rsid w:val="005121E5"/>
    <w:rsid w:val="005E1435"/>
    <w:rsid w:val="006659FA"/>
    <w:rsid w:val="006D47D8"/>
    <w:rsid w:val="00806823"/>
    <w:rsid w:val="008848E8"/>
    <w:rsid w:val="008A62AB"/>
    <w:rsid w:val="008B73D7"/>
    <w:rsid w:val="00B17CCB"/>
    <w:rsid w:val="00D26223"/>
    <w:rsid w:val="00DF1A3E"/>
    <w:rsid w:val="00E017E1"/>
    <w:rsid w:val="00E64373"/>
    <w:rsid w:val="00FB19E7"/>
    <w:rsid w:val="00FD3B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2C3D"/>
  <w15:docId w15:val="{A45F64E9-AAA5-4CEA-8DCA-7ABDE7FFC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6659FA"/>
    <w:pPr>
      <w:spacing w:line="240" w:lineRule="auto"/>
    </w:pPr>
  </w:style>
  <w:style w:type="character" w:styleId="CommentReference">
    <w:name w:val="annotation reference"/>
    <w:basedOn w:val="DefaultParagraphFont"/>
    <w:uiPriority w:val="99"/>
    <w:semiHidden/>
    <w:unhideWhenUsed/>
    <w:rsid w:val="00E017E1"/>
    <w:rPr>
      <w:sz w:val="16"/>
      <w:szCs w:val="16"/>
    </w:rPr>
  </w:style>
  <w:style w:type="paragraph" w:styleId="CommentText">
    <w:name w:val="annotation text"/>
    <w:basedOn w:val="Normal"/>
    <w:link w:val="CommentTextChar"/>
    <w:uiPriority w:val="99"/>
    <w:unhideWhenUsed/>
    <w:rsid w:val="00E017E1"/>
    <w:pPr>
      <w:spacing w:line="240" w:lineRule="auto"/>
    </w:pPr>
    <w:rPr>
      <w:sz w:val="20"/>
      <w:szCs w:val="20"/>
    </w:rPr>
  </w:style>
  <w:style w:type="character" w:customStyle="1" w:styleId="CommentTextChar">
    <w:name w:val="Comment Text Char"/>
    <w:basedOn w:val="DefaultParagraphFont"/>
    <w:link w:val="CommentText"/>
    <w:uiPriority w:val="99"/>
    <w:rsid w:val="00E017E1"/>
    <w:rPr>
      <w:sz w:val="20"/>
      <w:szCs w:val="20"/>
    </w:rPr>
  </w:style>
  <w:style w:type="paragraph" w:styleId="CommentSubject">
    <w:name w:val="annotation subject"/>
    <w:basedOn w:val="CommentText"/>
    <w:next w:val="CommentText"/>
    <w:link w:val="CommentSubjectChar"/>
    <w:uiPriority w:val="99"/>
    <w:semiHidden/>
    <w:unhideWhenUsed/>
    <w:rsid w:val="00E017E1"/>
    <w:rPr>
      <w:b/>
      <w:bCs/>
    </w:rPr>
  </w:style>
  <w:style w:type="character" w:customStyle="1" w:styleId="CommentSubjectChar">
    <w:name w:val="Comment Subject Char"/>
    <w:basedOn w:val="CommentTextChar"/>
    <w:link w:val="CommentSubject"/>
    <w:uiPriority w:val="99"/>
    <w:semiHidden/>
    <w:rsid w:val="00E017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9032">
      <w:bodyDiv w:val="1"/>
      <w:marLeft w:val="0"/>
      <w:marRight w:val="0"/>
      <w:marTop w:val="0"/>
      <w:marBottom w:val="0"/>
      <w:divBdr>
        <w:top w:val="none" w:sz="0" w:space="0" w:color="auto"/>
        <w:left w:val="none" w:sz="0" w:space="0" w:color="auto"/>
        <w:bottom w:val="none" w:sz="0" w:space="0" w:color="auto"/>
        <w:right w:val="none" w:sz="0" w:space="0" w:color="auto"/>
      </w:divBdr>
      <w:divsChild>
        <w:div w:id="1696269292">
          <w:marLeft w:val="0"/>
          <w:marRight w:val="0"/>
          <w:marTop w:val="120"/>
          <w:marBottom w:val="120"/>
          <w:divBdr>
            <w:top w:val="none" w:sz="0" w:space="0" w:color="auto"/>
            <w:left w:val="none" w:sz="0" w:space="0" w:color="auto"/>
            <w:bottom w:val="none" w:sz="0" w:space="0" w:color="auto"/>
            <w:right w:val="none" w:sz="0" w:space="0" w:color="auto"/>
          </w:divBdr>
        </w:div>
      </w:divsChild>
    </w:div>
    <w:div w:id="135074793">
      <w:bodyDiv w:val="1"/>
      <w:marLeft w:val="0"/>
      <w:marRight w:val="0"/>
      <w:marTop w:val="0"/>
      <w:marBottom w:val="0"/>
      <w:divBdr>
        <w:top w:val="none" w:sz="0" w:space="0" w:color="auto"/>
        <w:left w:val="none" w:sz="0" w:space="0" w:color="auto"/>
        <w:bottom w:val="none" w:sz="0" w:space="0" w:color="auto"/>
        <w:right w:val="none" w:sz="0" w:space="0" w:color="auto"/>
      </w:divBdr>
      <w:divsChild>
        <w:div w:id="1003044141">
          <w:marLeft w:val="0"/>
          <w:marRight w:val="0"/>
          <w:marTop w:val="120"/>
          <w:marBottom w:val="120"/>
          <w:divBdr>
            <w:top w:val="none" w:sz="0" w:space="0" w:color="auto"/>
            <w:left w:val="none" w:sz="0" w:space="0" w:color="auto"/>
            <w:bottom w:val="none" w:sz="0" w:space="0" w:color="auto"/>
            <w:right w:val="none" w:sz="0" w:space="0" w:color="auto"/>
          </w:divBdr>
        </w:div>
      </w:divsChild>
    </w:div>
    <w:div w:id="1239289398">
      <w:bodyDiv w:val="1"/>
      <w:marLeft w:val="0"/>
      <w:marRight w:val="0"/>
      <w:marTop w:val="0"/>
      <w:marBottom w:val="0"/>
      <w:divBdr>
        <w:top w:val="none" w:sz="0" w:space="0" w:color="auto"/>
        <w:left w:val="none" w:sz="0" w:space="0" w:color="auto"/>
        <w:bottom w:val="none" w:sz="0" w:space="0" w:color="auto"/>
        <w:right w:val="none" w:sz="0" w:space="0" w:color="auto"/>
      </w:divBdr>
      <w:divsChild>
        <w:div w:id="50926855">
          <w:marLeft w:val="0"/>
          <w:marRight w:val="0"/>
          <w:marTop w:val="120"/>
          <w:marBottom w:val="120"/>
          <w:divBdr>
            <w:top w:val="none" w:sz="0" w:space="0" w:color="auto"/>
            <w:left w:val="none" w:sz="0" w:space="0" w:color="auto"/>
            <w:bottom w:val="none" w:sz="0" w:space="0" w:color="auto"/>
            <w:right w:val="none" w:sz="0" w:space="0" w:color="auto"/>
          </w:divBdr>
        </w:div>
      </w:divsChild>
    </w:div>
    <w:div w:id="1271283254">
      <w:bodyDiv w:val="1"/>
      <w:marLeft w:val="0"/>
      <w:marRight w:val="0"/>
      <w:marTop w:val="0"/>
      <w:marBottom w:val="0"/>
      <w:divBdr>
        <w:top w:val="none" w:sz="0" w:space="0" w:color="auto"/>
        <w:left w:val="none" w:sz="0" w:space="0" w:color="auto"/>
        <w:bottom w:val="none" w:sz="0" w:space="0" w:color="auto"/>
        <w:right w:val="none" w:sz="0" w:space="0" w:color="auto"/>
      </w:divBdr>
      <w:divsChild>
        <w:div w:id="260839454">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1075</Words>
  <Characters>6413</Characters>
  <Application>Microsoft Office Word</Application>
  <DocSecurity>0</DocSecurity>
  <Lines>128</Lines>
  <Paragraphs>18</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 Garic-Komnenic</cp:lastModifiedBy>
  <cp:revision>20</cp:revision>
  <dcterms:created xsi:type="dcterms:W3CDTF">2025-10-07T03:34:00Z</dcterms:created>
  <dcterms:modified xsi:type="dcterms:W3CDTF">2025-10-07T03:49:00Z</dcterms:modified>
</cp:coreProperties>
</file>